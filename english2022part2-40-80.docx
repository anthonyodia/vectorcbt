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From the words or group of words lettered A to D, choose the word or group of words that </w:t>
      </w:r>
      <w:r w:rsidRPr="003046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best completes</w:t>
      </w:r>
      <w:r w:rsidRPr="003046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each of the following sentences.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41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The two players protested against the</w:t>
      </w:r>
    </w:p>
    <w:p w:rsidR="0030468D" w:rsidRPr="0030468D" w:rsidRDefault="0030468D" w:rsidP="00304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fitness twice-weekly practice </w:t>
      </w:r>
    </w:p>
    <w:p w:rsidR="0030468D" w:rsidRPr="0030468D" w:rsidRDefault="0030468D" w:rsidP="00304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practice fitness twice-weekly </w:t>
      </w:r>
    </w:p>
    <w:p w:rsidR="0030468D" w:rsidRPr="0030468D" w:rsidRDefault="0030468D" w:rsidP="00304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twice-weekly practice fitness </w:t>
      </w:r>
    </w:p>
    <w:p w:rsidR="0030468D" w:rsidRPr="0030468D" w:rsidRDefault="0030468D" w:rsidP="00304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Twice-weekly fitness practice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42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 _____ what actually happened, I would have punished him.</w:t>
      </w:r>
    </w:p>
    <w:p w:rsidR="0030468D" w:rsidRPr="0030468D" w:rsidRDefault="0030468D" w:rsidP="00304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had heard </w:t>
      </w:r>
    </w:p>
    <w:p w:rsidR="0030468D" w:rsidRPr="0030468D" w:rsidRDefault="0030468D" w:rsidP="00304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have had </w:t>
      </w:r>
    </w:p>
    <w:p w:rsidR="0030468D" w:rsidRPr="0030468D" w:rsidRDefault="0030468D" w:rsidP="00304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had had </w:t>
      </w:r>
    </w:p>
    <w:p w:rsidR="0030468D" w:rsidRPr="0030468D" w:rsidRDefault="0030468D" w:rsidP="00304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have heard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43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She was certainly going to the cinema, _____?</w:t>
      </w:r>
    </w:p>
    <w:p w:rsidR="0030468D" w:rsidRPr="0030468D" w:rsidRDefault="0030468D" w:rsidP="00304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isn't she </w:t>
      </w:r>
    </w:p>
    <w:p w:rsidR="0030468D" w:rsidRPr="0030468D" w:rsidRDefault="0030468D" w:rsidP="00304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isn't it </w:t>
      </w:r>
    </w:p>
    <w:p w:rsidR="0030468D" w:rsidRPr="0030468D" w:rsidRDefault="0030468D" w:rsidP="00304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wasn't it </w:t>
      </w:r>
    </w:p>
    <w:p w:rsidR="0030468D" w:rsidRPr="0030468D" w:rsidRDefault="0030468D" w:rsidP="00304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wasn't she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5" name="Picture 55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6" name="Picture 56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57" name="Picture 57" descr="Download WAEC Nov/Dec App - Get all past questions and answers, 100% offline - 252180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ownload WAEC Nov/Dec App - Get all past questions and answers, 100% offline - 252180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44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Their _____ house is by the side of the road. </w:t>
      </w:r>
    </w:p>
    <w:p w:rsidR="0030468D" w:rsidRPr="0030468D" w:rsidRDefault="0030468D" w:rsidP="00304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father-in-law's </w:t>
      </w:r>
    </w:p>
    <w:p w:rsidR="0030468D" w:rsidRPr="0030468D" w:rsidRDefault="0030468D" w:rsidP="00304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father's-in-law </w:t>
      </w:r>
    </w:p>
    <w:p w:rsidR="0030468D" w:rsidRPr="0030468D" w:rsidRDefault="0030468D" w:rsidP="00304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fathers-in-law </w:t>
      </w:r>
    </w:p>
    <w:p w:rsidR="0030468D" w:rsidRPr="0030468D" w:rsidRDefault="0030468D" w:rsidP="00304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father-in-laws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45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He _____ his ideas very clearly at meetings.</w:t>
      </w:r>
      <w:proofErr w:type="gramEnd"/>
    </w:p>
    <w:p w:rsidR="0030468D" w:rsidRPr="0030468D" w:rsidRDefault="0030468D" w:rsidP="00304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puts out </w:t>
      </w:r>
    </w:p>
    <w:p w:rsidR="0030468D" w:rsidRPr="0030468D" w:rsidRDefault="0030468D" w:rsidP="00304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puts across </w:t>
      </w:r>
    </w:p>
    <w:p w:rsidR="0030468D" w:rsidRPr="0030468D" w:rsidRDefault="0030468D" w:rsidP="00304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puts away </w:t>
      </w:r>
    </w:p>
    <w:p w:rsidR="0030468D" w:rsidRPr="0030468D" w:rsidRDefault="0030468D" w:rsidP="00304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puts in 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From the words or group of words lettered A to D, choose the word or group of words that </w:t>
      </w:r>
      <w:r w:rsidRPr="003046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best completes</w:t>
      </w:r>
      <w:r w:rsidRPr="003046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each of the following sentences.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46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Remember to return it to Ruth; _____ hers.</w:t>
      </w:r>
    </w:p>
    <w:p w:rsidR="0030468D" w:rsidRPr="0030468D" w:rsidRDefault="0030468D" w:rsidP="00304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</w:p>
    <w:p w:rsidR="0030468D" w:rsidRPr="0030468D" w:rsidRDefault="0030468D" w:rsidP="00304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it's </w:t>
      </w:r>
    </w:p>
    <w:p w:rsidR="0030468D" w:rsidRPr="0030468D" w:rsidRDefault="0030468D" w:rsidP="00304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</w:p>
    <w:p w:rsidR="0030468D" w:rsidRPr="0030468D" w:rsidRDefault="0030468D" w:rsidP="00304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its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47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I want to know your religious _____ </w:t>
      </w:r>
    </w:p>
    <w:p w:rsidR="0030468D" w:rsidRPr="0030468D" w:rsidRDefault="0030468D" w:rsidP="00304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believe </w:t>
      </w:r>
    </w:p>
    <w:p w:rsidR="0030468D" w:rsidRPr="0030468D" w:rsidRDefault="0030468D" w:rsidP="00304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believing </w:t>
      </w:r>
    </w:p>
    <w:p w:rsidR="0030468D" w:rsidRPr="0030468D" w:rsidRDefault="0030468D" w:rsidP="00304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beliefs </w:t>
      </w:r>
    </w:p>
    <w:p w:rsidR="0030468D" w:rsidRPr="0030468D" w:rsidRDefault="0030468D" w:rsidP="00304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believes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lastRenderedPageBreak/>
        <w:t>48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The student did the assignment, but not _____ the way I had expected.</w:t>
      </w:r>
    </w:p>
    <w:p w:rsidR="0030468D" w:rsidRPr="0030468D" w:rsidRDefault="0030468D" w:rsidP="00304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just </w:t>
      </w:r>
    </w:p>
    <w:p w:rsidR="0030468D" w:rsidRPr="0030468D" w:rsidRDefault="0030468D" w:rsidP="00304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quite </w:t>
      </w:r>
    </w:p>
    <w:p w:rsidR="0030468D" w:rsidRPr="0030468D" w:rsidRDefault="0030468D" w:rsidP="00304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hardly </w:t>
      </w:r>
    </w:p>
    <w:p w:rsidR="0030468D" w:rsidRPr="0030468D" w:rsidRDefault="0030468D" w:rsidP="00304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1" name="Picture 61" descr="WAEC offline past questions - with all answers and explanations in one app - Download for free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WAEC offline past questions - with all answers and explanations in one app - Download for free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2" name="Picture 62" descr="Myschool CBT Challenge Season 10 – Over N1,000,000 Worth of Prizes to Be Won!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Myschool CBT Challenge Season 10 – Over N1,000,000 Worth of Prizes to Be Won!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3" name="Picture 63" descr="Download WAEC Nov/Dec App - Get all past questions and answers, 100% offline - 252180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ownload WAEC Nov/Dec App - Get all past questions and answers, 100% offline - 252180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49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Bola invited Joe and _____ to the show.</w:t>
      </w:r>
    </w:p>
    <w:p w:rsidR="0030468D" w:rsidRPr="0030468D" w:rsidRDefault="0030468D" w:rsidP="00304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</w:p>
    <w:p w:rsidR="0030468D" w:rsidRPr="0030468D" w:rsidRDefault="0030468D" w:rsidP="00304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myself </w:t>
      </w:r>
    </w:p>
    <w:p w:rsidR="0030468D" w:rsidRPr="0030468D" w:rsidRDefault="0030468D" w:rsidP="00304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</w:p>
    <w:p w:rsidR="0030468D" w:rsidRPr="0030468D" w:rsidRDefault="0030468D" w:rsidP="00304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himself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50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Highlights _____ the events will be televised today.</w:t>
      </w:r>
    </w:p>
    <w:p w:rsidR="0030468D" w:rsidRPr="0030468D" w:rsidRDefault="0030468D" w:rsidP="003046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</w:p>
    <w:p w:rsidR="0030468D" w:rsidRPr="0030468D" w:rsidRDefault="0030468D" w:rsidP="003046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</w:p>
    <w:p w:rsidR="0030468D" w:rsidRPr="0030468D" w:rsidRDefault="0030468D" w:rsidP="003046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</w:p>
    <w:p w:rsidR="0030468D" w:rsidRPr="0030468D" w:rsidRDefault="0030468D" w:rsidP="003046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</w:p>
    <w:p w:rsidR="00A37CA5" w:rsidRDefault="0030468D" w:rsidP="0030468D">
      <w:pPr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WAEC 2022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From the words or group of words lettered A to D, choose the word or group of words that </w:t>
      </w:r>
      <w:r w:rsidRPr="003046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best completes</w:t>
      </w:r>
      <w:r w:rsidRPr="003046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each of the following sentences.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51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When the fire alarm went off, we all _____ the door.</w:t>
      </w:r>
      <w:proofErr w:type="gramEnd"/>
    </w:p>
    <w:p w:rsidR="0030468D" w:rsidRPr="0030468D" w:rsidRDefault="0030468D" w:rsidP="00304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made at </w:t>
      </w:r>
    </w:p>
    <w:p w:rsidR="0030468D" w:rsidRPr="0030468D" w:rsidRDefault="0030468D" w:rsidP="00304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made to </w:t>
      </w:r>
    </w:p>
    <w:p w:rsidR="0030468D" w:rsidRPr="0030468D" w:rsidRDefault="0030468D" w:rsidP="00304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made after </w:t>
      </w:r>
    </w:p>
    <w:p w:rsidR="0030468D" w:rsidRPr="0030468D" w:rsidRDefault="0030468D" w:rsidP="00304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made for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52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Jane has stopped smoking _____?</w:t>
      </w:r>
    </w:p>
    <w:p w:rsidR="0030468D" w:rsidRPr="0030468D" w:rsidRDefault="0030468D" w:rsidP="003046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hasn't she </w:t>
      </w:r>
    </w:p>
    <w:p w:rsidR="0030468D" w:rsidRPr="0030468D" w:rsidRDefault="0030468D" w:rsidP="003046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didn't she </w:t>
      </w:r>
    </w:p>
    <w:p w:rsidR="0030468D" w:rsidRPr="0030468D" w:rsidRDefault="0030468D" w:rsidP="003046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isn't she </w:t>
      </w:r>
    </w:p>
    <w:p w:rsidR="0030468D" w:rsidRPr="0030468D" w:rsidRDefault="0030468D" w:rsidP="003046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hadn't she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53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Graduates find it difficult to secure _____ nowadays.</w:t>
      </w:r>
    </w:p>
    <w:p w:rsidR="0030468D" w:rsidRPr="0030468D" w:rsidRDefault="0030468D" w:rsidP="00304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an employment </w:t>
      </w:r>
    </w:p>
    <w:p w:rsidR="0030468D" w:rsidRPr="0030468D" w:rsidRDefault="0030468D" w:rsidP="00304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employment </w:t>
      </w:r>
    </w:p>
    <w:p w:rsidR="0030468D" w:rsidRPr="0030468D" w:rsidRDefault="0030468D" w:rsidP="00304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employments </w:t>
      </w:r>
    </w:p>
    <w:p w:rsidR="0030468D" w:rsidRPr="0030468D" w:rsidRDefault="0030468D" w:rsidP="00304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few employments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7" name="Picture 67" descr="Myschool CBT Challenge Season 10 – Over N1,000,000 Worth of Prizes to Be Won!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Myschool CBT Challenge Season 10 – Over N1,000,000 Worth of Prizes to Be Won!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8" name="Picture 68" descr="Myschool's prices for products &amp; services are going up in January - Buy what you need now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Myschool's prices for products &amp; services are going up in January - Buy what you need now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69" name="Picture 69" descr="WAEC offline past questions - with all answers and explanations in one app - Download for free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WAEC offline past questions - with all answers and explanations in one app - Download for free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54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I'll try to convince him as _____ I can.</w:t>
      </w:r>
    </w:p>
    <w:p w:rsidR="0030468D" w:rsidRPr="0030468D" w:rsidRDefault="0030468D" w:rsidP="00304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best </w:t>
      </w:r>
    </w:p>
    <w:p w:rsidR="0030468D" w:rsidRPr="0030468D" w:rsidRDefault="0030468D" w:rsidP="00304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best as </w:t>
      </w:r>
    </w:p>
    <w:p w:rsidR="0030468D" w:rsidRPr="0030468D" w:rsidRDefault="0030468D" w:rsidP="00304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the best </w:t>
      </w:r>
    </w:p>
    <w:p w:rsidR="0030468D" w:rsidRPr="0030468D" w:rsidRDefault="0030468D" w:rsidP="00304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well as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55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_____ were classmates in the university.</w:t>
      </w:r>
    </w:p>
    <w:p w:rsidR="0030468D" w:rsidRPr="0030468D" w:rsidRDefault="0030468D" w:rsidP="00304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his sister and I </w:t>
      </w:r>
    </w:p>
    <w:p w:rsidR="0030468D" w:rsidRPr="0030468D" w:rsidRDefault="0030468D" w:rsidP="00304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me and his sister </w:t>
      </w:r>
    </w:p>
    <w:p w:rsidR="0030468D" w:rsidRPr="0030468D" w:rsidRDefault="0030468D" w:rsidP="00304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 and his sister </w:t>
      </w:r>
    </w:p>
    <w:p w:rsidR="0030468D" w:rsidRPr="0030468D" w:rsidRDefault="0030468D" w:rsidP="00304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His sister and me </w:t>
      </w:r>
    </w:p>
    <w:p w:rsidR="0030468D" w:rsidRDefault="0030468D" w:rsidP="0030468D">
      <w:pPr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WAEC 2022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From the words or group of words lettered A to D, choose the word or group of words that </w:t>
      </w:r>
      <w:r w:rsidRPr="003046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best completes</w:t>
      </w:r>
      <w:r w:rsidRPr="003046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each of the following sentences.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56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Their shop stocks _____ overwhelming variety of goods.</w:t>
      </w:r>
    </w:p>
    <w:p w:rsidR="0030468D" w:rsidRPr="0030468D" w:rsidRDefault="0030468D" w:rsidP="003046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any </w:t>
      </w:r>
    </w:p>
    <w:p w:rsidR="0030468D" w:rsidRPr="0030468D" w:rsidRDefault="0030468D" w:rsidP="003046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every </w:t>
      </w:r>
    </w:p>
    <w:p w:rsidR="0030468D" w:rsidRPr="0030468D" w:rsidRDefault="0030468D" w:rsidP="003046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</w:p>
    <w:p w:rsidR="0030468D" w:rsidRPr="0030468D" w:rsidRDefault="0030468D" w:rsidP="003046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each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57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It's a miracle that the child didn't die after the illness, _____?</w:t>
      </w:r>
    </w:p>
    <w:p w:rsidR="0030468D" w:rsidRPr="0030468D" w:rsidRDefault="0030468D" w:rsidP="003046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did she </w:t>
      </w:r>
    </w:p>
    <w:p w:rsidR="0030468D" w:rsidRPr="0030468D" w:rsidRDefault="0030468D" w:rsidP="003046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isn't it </w:t>
      </w:r>
    </w:p>
    <w:p w:rsidR="0030468D" w:rsidRPr="0030468D" w:rsidRDefault="0030468D" w:rsidP="003046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didn't she </w:t>
      </w:r>
    </w:p>
    <w:p w:rsidR="0030468D" w:rsidRPr="0030468D" w:rsidRDefault="0030468D" w:rsidP="003046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wasn't it ones means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58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It is always good to live _____ one's means.</w:t>
      </w:r>
    </w:p>
    <w:p w:rsidR="0030468D" w:rsidRPr="0030468D" w:rsidRDefault="0030468D" w:rsidP="003046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within </w:t>
      </w:r>
    </w:p>
    <w:p w:rsidR="0030468D" w:rsidRPr="0030468D" w:rsidRDefault="0030468D" w:rsidP="003046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</w:p>
    <w:p w:rsidR="0030468D" w:rsidRPr="0030468D" w:rsidRDefault="0030468D" w:rsidP="003046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</w:p>
    <w:p w:rsidR="0030468D" w:rsidRPr="0030468D" w:rsidRDefault="0030468D" w:rsidP="003046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3" name="Picture 73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4" name="Picture 74" descr="Myschool CBT Challenge Season 10 – Over N1,000,000 Worth of Prizes to Be Won!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Myschool CBT Challenge Season 10 – Over N1,000,000 Worth of Prizes to Be Won!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5" name="Picture 75" descr="Download WAEC Nov/Dec App - Get all past questions and answers, 100% offline - 252180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Download WAEC Nov/Dec App - Get all past questions and answers, 100% offline - 252180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59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How I wish she ______ the books before </w:t>
      </w:r>
      <w:proofErr w:type="spellStart"/>
      <w:r w:rsidRPr="0030468D">
        <w:rPr>
          <w:rFonts w:ascii="Times New Roman" w:eastAsia="Times New Roman" w:hAnsi="Times New Roman" w:cs="Times New Roman"/>
          <w:sz w:val="24"/>
          <w:szCs w:val="24"/>
        </w:rPr>
        <w:t>Tunde</w:t>
      </w:r>
      <w:proofErr w:type="spell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arrived.</w:t>
      </w:r>
    </w:p>
    <w:p w:rsidR="0030468D" w:rsidRPr="0030468D" w:rsidRDefault="0030468D" w:rsidP="003046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sees </w:t>
      </w:r>
    </w:p>
    <w:p w:rsidR="0030468D" w:rsidRPr="0030468D" w:rsidRDefault="0030468D" w:rsidP="003046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had seen </w:t>
      </w:r>
    </w:p>
    <w:p w:rsidR="0030468D" w:rsidRPr="0030468D" w:rsidRDefault="0030468D" w:rsidP="003046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has seen </w:t>
      </w:r>
    </w:p>
    <w:p w:rsidR="0030468D" w:rsidRPr="0030468D" w:rsidRDefault="0030468D" w:rsidP="003046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saw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60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To _____ did you speak?</w:t>
      </w:r>
    </w:p>
    <w:p w:rsidR="0030468D" w:rsidRPr="0030468D" w:rsidRDefault="0030468D" w:rsidP="003046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whose </w:t>
      </w:r>
    </w:p>
    <w:p w:rsidR="0030468D" w:rsidRPr="0030468D" w:rsidRDefault="0030468D" w:rsidP="003046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whom </w:t>
      </w:r>
    </w:p>
    <w:p w:rsidR="0030468D" w:rsidRPr="0030468D" w:rsidRDefault="0030468D" w:rsidP="003046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who </w:t>
      </w:r>
    </w:p>
    <w:p w:rsidR="0030468D" w:rsidRPr="0030468D" w:rsidRDefault="0030468D" w:rsidP="003046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which 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From the words or group of words lettered A to D, choose the word or group of words that </w:t>
      </w:r>
      <w:r w:rsidRPr="003046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best completes</w:t>
      </w:r>
      <w:r w:rsidRPr="003046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each of the following sentences.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61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_____ </w:t>
      </w:r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probability, the strike will be called off today.</w:t>
      </w:r>
    </w:p>
    <w:p w:rsidR="0030468D" w:rsidRPr="0030468D" w:rsidRDefault="0030468D" w:rsidP="003046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</w:p>
    <w:p w:rsidR="0030468D" w:rsidRPr="0030468D" w:rsidRDefault="0030468D" w:rsidP="003046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</w:p>
    <w:p w:rsidR="0030468D" w:rsidRPr="0030468D" w:rsidRDefault="0030468D" w:rsidP="003046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</w:p>
    <w:p w:rsidR="0030468D" w:rsidRPr="0030468D" w:rsidRDefault="0030468D" w:rsidP="003046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62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Amao</w:t>
      </w:r>
      <w:proofErr w:type="spell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_____ his master in every way.</w:t>
      </w:r>
      <w:proofErr w:type="gramEnd"/>
    </w:p>
    <w:p w:rsidR="0030468D" w:rsidRPr="0030468D" w:rsidRDefault="0030468D" w:rsidP="003046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takes after </w:t>
      </w:r>
    </w:p>
    <w:p w:rsidR="0030468D" w:rsidRPr="0030468D" w:rsidRDefault="0030468D" w:rsidP="003046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takes over </w:t>
      </w:r>
    </w:p>
    <w:p w:rsidR="0030468D" w:rsidRPr="0030468D" w:rsidRDefault="0030468D" w:rsidP="003046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takes up </w:t>
      </w:r>
    </w:p>
    <w:p w:rsidR="0030468D" w:rsidRPr="0030468D" w:rsidRDefault="0030468D" w:rsidP="003046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takes in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63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He ran _____ that the defenders couldn't catch up with him.</w:t>
      </w:r>
    </w:p>
    <w:p w:rsidR="0030468D" w:rsidRPr="0030468D" w:rsidRDefault="0030468D" w:rsidP="003046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very fast </w:t>
      </w:r>
    </w:p>
    <w:p w:rsidR="0030468D" w:rsidRPr="0030468D" w:rsidRDefault="0030468D" w:rsidP="003046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much faster </w:t>
      </w:r>
    </w:p>
    <w:p w:rsidR="0030468D" w:rsidRPr="0030468D" w:rsidRDefault="0030468D" w:rsidP="003046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so faster </w:t>
      </w:r>
    </w:p>
    <w:p w:rsidR="0030468D" w:rsidRPr="0030468D" w:rsidRDefault="0030468D" w:rsidP="003046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so fast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9" name="Picture 79" descr="Download WAEC Nov/Dec App - Get all past questions and answers, 100% offline - 252180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Download WAEC Nov/Dec App - Get all past questions and answers, 100% offline - 252180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0" name="Picture 80" descr="WAEC offline past questions - with all answers and explanations in one app - Download for free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WAEC offline past questions - with all answers and explanations in one app - Download for free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81" name="Picture 81" descr="WAEC and NECO CBT App for Mobile Devices - Candidates, Schools, Centres, Resellers - 100% Offline -Download Now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WAEC and NECO CBT App for Mobile Devices - Candidates, Schools, Centres, Resellers - 100% Offline -Download Now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64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I told them I would come back as soon as I _____ </w:t>
      </w:r>
    </w:p>
    <w:p w:rsidR="0030468D" w:rsidRPr="0030468D" w:rsidRDefault="0030468D" w:rsidP="003046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should </w:t>
      </w:r>
    </w:p>
    <w:p w:rsidR="0030468D" w:rsidRPr="0030468D" w:rsidRDefault="0030468D" w:rsidP="003046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</w:p>
    <w:p w:rsidR="0030468D" w:rsidRPr="0030468D" w:rsidRDefault="0030468D" w:rsidP="003046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could </w:t>
      </w:r>
    </w:p>
    <w:p w:rsidR="0030468D" w:rsidRPr="0030468D" w:rsidRDefault="0030468D" w:rsidP="003046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will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65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Isn't it high time we _____?</w:t>
      </w:r>
    </w:p>
    <w:p w:rsidR="0030468D" w:rsidRPr="0030468D" w:rsidRDefault="0030468D" w:rsidP="003046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started eating </w:t>
      </w:r>
    </w:p>
    <w:p w:rsidR="0030468D" w:rsidRPr="0030468D" w:rsidRDefault="0030468D" w:rsidP="003046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start eating </w:t>
      </w:r>
    </w:p>
    <w:p w:rsidR="0030468D" w:rsidRPr="0030468D" w:rsidRDefault="0030468D" w:rsidP="003046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had started eating </w:t>
      </w:r>
    </w:p>
    <w:p w:rsidR="0030468D" w:rsidRPr="0030468D" w:rsidRDefault="0030468D" w:rsidP="003046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start to eat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66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The reason he gave, _____, was most unconvincing.</w:t>
      </w:r>
    </w:p>
    <w:p w:rsidR="0030468D" w:rsidRPr="0030468D" w:rsidRDefault="0030468D" w:rsidP="003046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which he had no money </w:t>
      </w:r>
    </w:p>
    <w:p w:rsidR="0030468D" w:rsidRPr="0030468D" w:rsidRDefault="0030468D" w:rsidP="003046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since he had no money </w:t>
      </w:r>
    </w:p>
    <w:p w:rsidR="0030468D" w:rsidRPr="0030468D" w:rsidRDefault="0030468D" w:rsidP="003046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that he had no money </w:t>
      </w:r>
    </w:p>
    <w:p w:rsidR="0030468D" w:rsidRPr="0030468D" w:rsidRDefault="0030468D" w:rsidP="003046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for he had no money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67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Sometimes minor incidents in our lives stand out because we cherish</w:t>
      </w:r>
    </w:p>
    <w:p w:rsidR="0030468D" w:rsidRPr="0030468D" w:rsidRDefault="0030468D" w:rsidP="003046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</w:p>
    <w:p w:rsidR="0030468D" w:rsidRPr="0030468D" w:rsidRDefault="0030468D" w:rsidP="003046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many </w:t>
      </w:r>
    </w:p>
    <w:p w:rsidR="0030468D" w:rsidRPr="0030468D" w:rsidRDefault="0030468D" w:rsidP="003046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</w:p>
    <w:p w:rsidR="0030468D" w:rsidRPr="0030468D" w:rsidRDefault="0030468D" w:rsidP="003046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them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68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An act of cleanliness is to dispose _____</w:t>
      </w:r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  useless</w:t>
      </w:r>
      <w:proofErr w:type="gram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items.</w:t>
      </w:r>
    </w:p>
    <w:p w:rsidR="0030468D" w:rsidRPr="0030468D" w:rsidRDefault="0030468D" w:rsidP="003046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away </w:t>
      </w:r>
    </w:p>
    <w:p w:rsidR="0030468D" w:rsidRPr="0030468D" w:rsidRDefault="0030468D" w:rsidP="003046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</w:p>
    <w:p w:rsidR="0030468D" w:rsidRPr="0030468D" w:rsidRDefault="0030468D" w:rsidP="003046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</w:p>
    <w:p w:rsidR="0030468D" w:rsidRPr="0030468D" w:rsidRDefault="0030468D" w:rsidP="003046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off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5" name="Picture 85" descr="WAEC offline past questions - with all answers and explanations in one app - Download for free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WAEC offline past questions - with all answers and explanations in one app - Download for free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6" name="Picture 86" descr="Myschool's prices for products &amp; services are going up in January - Buy what you need now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Myschool's prices for products &amp; services are going up in January - Buy what you need now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7" name="Picture 87" descr="Download WAEC Nov/Dec App - Get all past questions and answers, 100% offline - 252180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Download WAEC Nov/Dec App - Get all past questions and answers, 100% offline - 252180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69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Two of his _____ left for Europe.</w:t>
      </w:r>
    </w:p>
    <w:p w:rsidR="0030468D" w:rsidRPr="0030468D" w:rsidRDefault="0030468D" w:rsidP="00304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friends </w:t>
      </w:r>
    </w:p>
    <w:p w:rsidR="0030468D" w:rsidRPr="0030468D" w:rsidRDefault="0030468D" w:rsidP="00304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friend's </w:t>
      </w:r>
    </w:p>
    <w:p w:rsidR="0030468D" w:rsidRPr="0030468D" w:rsidRDefault="0030468D" w:rsidP="00304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friends' </w:t>
      </w:r>
    </w:p>
    <w:p w:rsidR="0030468D" w:rsidRPr="0030468D" w:rsidRDefault="0030468D" w:rsidP="00304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friend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Within the last quarter of the twentieth century, medical experts have been laying emphasis on ___71___ rather than ___72___ measures. Through primary health care </w:t>
      </w:r>
      <w:proofErr w:type="spellStart"/>
      <w:r w:rsidRPr="0030468D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, people have been taught about these. </w:t>
      </w:r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When an individual ___73___ a disease, he has to see a doctor for ___74___.</w:t>
      </w:r>
      <w:proofErr w:type="gram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At times, the doctor finds it difficult to ___75___ the disease during the initial examination of the patient because many diseases have similar ___76___. When this happens, the patient is either asked to go to the ___77___ for one test or the other or he would have ___78___ taken to help the doctor find out what is happening internally. </w:t>
      </w:r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is after all these, and sometimes more, that the doctor can ___79___ some drugs for the individual and perhaps give him some ___80___. To save yourself and everyone else from this headache, it is advisable to pay heed to public health </w:t>
      </w:r>
      <w:proofErr w:type="spellStart"/>
      <w:r w:rsidRPr="0030468D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3046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70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the following passage, the numbered gap 71 indicates a missing word.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Four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options are given in columns lettered A, to D. Choose the word that is the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most suitable 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>to fill the gap in the passage. </w:t>
      </w:r>
    </w:p>
    <w:p w:rsidR="0030468D" w:rsidRPr="0030468D" w:rsidRDefault="0030468D" w:rsidP="003046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effective </w:t>
      </w:r>
    </w:p>
    <w:p w:rsidR="0030468D" w:rsidRPr="0030468D" w:rsidRDefault="0030468D" w:rsidP="003046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protective </w:t>
      </w:r>
    </w:p>
    <w:p w:rsidR="0030468D" w:rsidRPr="0030468D" w:rsidRDefault="0030468D" w:rsidP="003046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defensive </w:t>
      </w:r>
    </w:p>
    <w:p w:rsidR="0030468D" w:rsidRPr="0030468D" w:rsidRDefault="0030468D" w:rsidP="003046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preventive 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Within the last quarter of the twentieth century, medical experts have been laying emphasis on ___71___ rather than ___72___ measures. Through primary health care </w:t>
      </w:r>
      <w:proofErr w:type="spellStart"/>
      <w:r w:rsidRPr="0030468D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, people have been taught about these. </w:t>
      </w:r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When an individual ___73___ a disease, he has to see a doctor for ___74___.</w:t>
      </w:r>
      <w:proofErr w:type="gram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At times, the doctor finds it difficult to ___75___ the disease during the initial examination of the patient because many diseases have similar ___76___. When this happens, the patient is either asked to go to the ___77___ for one test or the other or he would have ___78___ taken to help the doctor find out what is happening internally. </w:t>
      </w:r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is after all these, and sometimes more, that the doctor can ___79___ some drugs for the individual and perhaps give him some ___80___. To save yourself and everyone else from this headache, it is advisable to pay heed to public health </w:t>
      </w:r>
      <w:proofErr w:type="spellStart"/>
      <w:r w:rsidRPr="0030468D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3046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71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In the following passage, the numbered gap 72 indicates a missing word.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Four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options are given in columns lettered A, to D. Choose the word that is the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most suitable 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>to fill the gap in the passage. </w:t>
      </w:r>
    </w:p>
    <w:p w:rsidR="0030468D" w:rsidRPr="0030468D" w:rsidRDefault="0030468D" w:rsidP="00304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curative </w:t>
      </w:r>
    </w:p>
    <w:p w:rsidR="0030468D" w:rsidRPr="0030468D" w:rsidRDefault="0030468D" w:rsidP="00304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healing </w:t>
      </w:r>
    </w:p>
    <w:p w:rsidR="0030468D" w:rsidRPr="0030468D" w:rsidRDefault="0030468D" w:rsidP="00304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corrective </w:t>
      </w:r>
    </w:p>
    <w:p w:rsidR="0030468D" w:rsidRPr="0030468D" w:rsidRDefault="0030468D" w:rsidP="00304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68D">
        <w:rPr>
          <w:rFonts w:ascii="Times New Roman" w:eastAsia="Times New Roman" w:hAnsi="Times New Roman" w:cs="Times New Roman"/>
          <w:sz w:val="24"/>
          <w:szCs w:val="24"/>
        </w:rPr>
        <w:t>anaesthetic</w:t>
      </w:r>
      <w:proofErr w:type="spell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72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In the following passage, the numbered gap 73 indicates a missing word.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Four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options are given in columns lettered A, to D. Choose the word that is the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most suitable 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>to fill the gap in the passage. </w:t>
      </w:r>
    </w:p>
    <w:p w:rsidR="0030468D" w:rsidRPr="0030468D" w:rsidRDefault="0030468D" w:rsidP="003046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acquires </w:t>
      </w:r>
    </w:p>
    <w:p w:rsidR="0030468D" w:rsidRPr="0030468D" w:rsidRDefault="0030468D" w:rsidP="003046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contracts </w:t>
      </w:r>
    </w:p>
    <w:p w:rsidR="0030468D" w:rsidRPr="0030468D" w:rsidRDefault="0030468D" w:rsidP="003046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contacts </w:t>
      </w:r>
    </w:p>
    <w:p w:rsidR="0030468D" w:rsidRPr="0030468D" w:rsidRDefault="0030468D" w:rsidP="003046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develops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73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the following passage, the numbered gap 74 indicates a missing word.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Four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options are given in columns lettered A, to D. Choose the word that is the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most suitable 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>to fill the gap in the passage. </w:t>
      </w:r>
    </w:p>
    <w:p w:rsidR="0030468D" w:rsidRPr="0030468D" w:rsidRDefault="0030468D" w:rsidP="003046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consultation </w:t>
      </w:r>
    </w:p>
    <w:p w:rsidR="0030468D" w:rsidRPr="0030468D" w:rsidRDefault="0030468D" w:rsidP="003046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interaction </w:t>
      </w:r>
    </w:p>
    <w:p w:rsidR="0030468D" w:rsidRPr="0030468D" w:rsidRDefault="0030468D" w:rsidP="003046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discussion </w:t>
      </w:r>
    </w:p>
    <w:p w:rsidR="0030468D" w:rsidRPr="0030468D" w:rsidRDefault="0030468D" w:rsidP="003046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1" name="Picture 91" descr="Myschool's prices for products &amp; services are going up in January - Buy what you need now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Myschool's prices for products &amp; services are going up in January - Buy what you need now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2" name="Picture 92" descr="WAEC offline past questions - with all answers and explanations in one app - Download for free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WAEC offline past questions - with all answers and explanations in one app - Download for free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3" name="Picture 93" descr="Myschool CBT Challenge Season 10 – Over N1,000,000 Worth of Prizes to Be Won!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Myschool CBT Challenge Season 10 – Over N1,000,000 Worth of Prizes to Be Won!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74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In the following passage, the numbered gap 75 indicates a missing word.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Four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options are given in columns lettered A, to D. Choose the word that is the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most suitable 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>to fill the gap in the passage. </w:t>
      </w:r>
    </w:p>
    <w:p w:rsidR="0030468D" w:rsidRPr="0030468D" w:rsidRDefault="0030468D" w:rsidP="003046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explain </w:t>
      </w:r>
    </w:p>
    <w:p w:rsidR="0030468D" w:rsidRPr="0030468D" w:rsidRDefault="0030468D" w:rsidP="003046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discover </w:t>
      </w:r>
    </w:p>
    <w:p w:rsidR="0030468D" w:rsidRPr="0030468D" w:rsidRDefault="0030468D" w:rsidP="003046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diagnose </w:t>
      </w:r>
    </w:p>
    <w:p w:rsidR="0030468D" w:rsidRPr="0030468D" w:rsidRDefault="0030468D" w:rsidP="003046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detect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75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In the following passage, the numbered gap 76 indicates a missing word.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Four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options are given in columns lettered A, to D. Choose the word that is the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most suitable 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>to fill the gap in the passage. </w:t>
      </w:r>
    </w:p>
    <w:p w:rsidR="0030468D" w:rsidRPr="0030468D" w:rsidRDefault="0030468D" w:rsidP="003046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signs </w:t>
      </w:r>
    </w:p>
    <w:p w:rsidR="0030468D" w:rsidRPr="0030468D" w:rsidRDefault="0030468D" w:rsidP="003046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indications </w:t>
      </w:r>
    </w:p>
    <w:p w:rsidR="0030468D" w:rsidRPr="0030468D" w:rsidRDefault="0030468D" w:rsidP="003046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symptom </w:t>
      </w:r>
    </w:p>
    <w:p w:rsidR="0030468D" w:rsidRPr="0030468D" w:rsidRDefault="0030468D" w:rsidP="003046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dues 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Within the last quarter of the twentieth century, medical experts have been laying emphasis on ___71___ rather than ___72___ measures. Through primary health care </w:t>
      </w:r>
      <w:proofErr w:type="spellStart"/>
      <w:r w:rsidRPr="0030468D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, people have been taught about these. </w:t>
      </w:r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When an individual ___73___ a disease, he has to see a doctor for ___74___.</w:t>
      </w:r>
      <w:proofErr w:type="gram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At times, the doctor finds it difficult to ___75___ the disease during the initial examination of the patient because many diseases have similar ___76___. When this happens, the patient is either asked to go to the ___77___ for one test or the other or he would have ___78___ taken to help the doctor find out what is happening internally. </w:t>
      </w:r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is after all these, and sometimes more, that the doctor can ___79___ some drugs for the individual and perhaps give him some ___80___. To save yourself and everyone else from this headache, it is advisable to pay heed to public health </w:t>
      </w:r>
      <w:proofErr w:type="spellStart"/>
      <w:r w:rsidRPr="0030468D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3046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76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In the following passage, the numbered gap 77 indicates a missing word.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Four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options are given in columns lettered A, to D. Choose the word that is the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most suitable 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>to fill the gap in the passage. </w:t>
      </w:r>
    </w:p>
    <w:p w:rsidR="0030468D" w:rsidRPr="0030468D" w:rsidRDefault="0030468D" w:rsidP="003046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pharmacy </w:t>
      </w:r>
    </w:p>
    <w:p w:rsidR="0030468D" w:rsidRPr="0030468D" w:rsidRDefault="0030468D" w:rsidP="003046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infirmary </w:t>
      </w:r>
    </w:p>
    <w:p w:rsidR="0030468D" w:rsidRPr="0030468D" w:rsidRDefault="0030468D" w:rsidP="003046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ward </w:t>
      </w:r>
    </w:p>
    <w:p w:rsidR="0030468D" w:rsidRPr="0030468D" w:rsidRDefault="0030468D" w:rsidP="003046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laboratory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77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In the following passage, the numbered gap 78 indicates a missing word.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Four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options are given in columns lettered A, to D. Choose the word that is the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most suitable 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>to fill the gap in the passage. </w:t>
      </w:r>
    </w:p>
    <w:p w:rsidR="0030468D" w:rsidRPr="0030468D" w:rsidRDefault="0030468D" w:rsidP="003046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an image </w:t>
      </w:r>
    </w:p>
    <w:p w:rsidR="0030468D" w:rsidRPr="0030468D" w:rsidRDefault="0030468D" w:rsidP="003046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an x-ray </w:t>
      </w:r>
    </w:p>
    <w:p w:rsidR="0030468D" w:rsidRPr="0030468D" w:rsidRDefault="0030468D" w:rsidP="003046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 film </w:t>
      </w:r>
    </w:p>
    <w:p w:rsidR="0030468D" w:rsidRPr="0030468D" w:rsidRDefault="0030468D" w:rsidP="003046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 photograph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78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In the following passage, the numbered gap 79 indicates a missing word.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Four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options are given in columns lettered A, to D. Choose the word that is the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most suitable 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>to fill the gap in the passage. </w:t>
      </w:r>
    </w:p>
    <w:p w:rsidR="0030468D" w:rsidRPr="0030468D" w:rsidRDefault="0030468D" w:rsidP="003046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prescribe </w:t>
      </w:r>
    </w:p>
    <w:p w:rsidR="0030468D" w:rsidRPr="0030468D" w:rsidRDefault="0030468D" w:rsidP="003046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write </w:t>
      </w:r>
    </w:p>
    <w:p w:rsidR="0030468D" w:rsidRPr="0030468D" w:rsidRDefault="0030468D" w:rsidP="003046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</w:p>
    <w:p w:rsidR="0030468D" w:rsidRPr="0030468D" w:rsidRDefault="0030468D" w:rsidP="003046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dictate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2022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7" name="Picture 97" descr="Myschool CBT Challenge Season 10 – Over N1,000,000 Worth of Prizes to Be Won!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Myschool CBT Challenge Season 10 – Over N1,000,000 Worth of Prizes to Be Won!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8" name="Picture 98" descr="WAEC offline past questions - with all answers and explanations in one app - Download for free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WAEC offline past questions - with all answers and explanations in one app - Download for free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9" name="Picture 99" descr="Myschool's prices for products &amp; services are going up in January - Buy what you need now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Myschool's prices for products &amp; services are going up in January - Buy what you need now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79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In the following passage, the numbered gap 80 indicates a missing word.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Four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options are given in columns lettered A, to D. Choose the word that is the </w:t>
      </w: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most suitable 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>to fill the gap in the passage. </w:t>
      </w:r>
    </w:p>
    <w:p w:rsidR="0030468D" w:rsidRPr="0030468D" w:rsidRDefault="0030468D" w:rsidP="003046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concoction </w:t>
      </w:r>
    </w:p>
    <w:p w:rsidR="0030468D" w:rsidRPr="0030468D" w:rsidRDefault="0030468D" w:rsidP="003046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syringes </w:t>
      </w:r>
    </w:p>
    <w:p w:rsidR="0030468D" w:rsidRPr="0030468D" w:rsidRDefault="0030468D" w:rsidP="003046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additives </w:t>
      </w:r>
    </w:p>
    <w:p w:rsidR="0030468D" w:rsidRPr="0030468D" w:rsidRDefault="0030468D" w:rsidP="003046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injections 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WASSCE 2022 ENGLISH LANGUAGE 3 ORAL (OBJECTIVES TEST)</w:t>
      </w:r>
    </w:p>
    <w:p w:rsidR="0030468D" w:rsidRPr="0030468D" w:rsidRDefault="0030468D" w:rsidP="00304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sz w:val="24"/>
          <w:szCs w:val="24"/>
        </w:rPr>
        <w:t>80</w:t>
      </w:r>
    </w:p>
    <w:p w:rsidR="0030468D" w:rsidRPr="0030468D" w:rsidRDefault="0030468D" w:rsidP="003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468D">
        <w:rPr>
          <w:rFonts w:ascii="Times New Roman" w:eastAsia="Times New Roman" w:hAnsi="Times New Roman" w:cs="Times New Roman"/>
          <w:sz w:val="24"/>
          <w:szCs w:val="24"/>
        </w:rPr>
        <w:t>l</w:t>
      </w:r>
      <w:ins w:id="0" w:author="Unknown">
        <w:r w:rsidRPr="0030468D">
          <w:rPr>
            <w:rFonts w:ascii="Times New Roman" w:eastAsia="Times New Roman" w:hAnsi="Times New Roman" w:cs="Times New Roman"/>
            <w:sz w:val="24"/>
            <w:szCs w:val="24"/>
          </w:rPr>
          <w:t>y</w:t>
        </w:r>
      </w:ins>
      <w:r w:rsidRPr="0030468D">
        <w:rPr>
          <w:rFonts w:ascii="Times New Roman" w:eastAsia="Times New Roman" w:hAnsi="Times New Roman" w:cs="Times New Roman"/>
          <w:sz w:val="24"/>
          <w:szCs w:val="24"/>
        </w:rPr>
        <w:t>nch</w:t>
      </w:r>
      <w:proofErr w:type="gramEnd"/>
    </w:p>
    <w:p w:rsidR="0030468D" w:rsidRPr="0030468D" w:rsidRDefault="0030468D" w:rsidP="003046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flee </w:t>
      </w:r>
    </w:p>
    <w:p w:rsidR="0030468D" w:rsidRPr="0030468D" w:rsidRDefault="0030468D" w:rsidP="003046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dye </w:t>
      </w:r>
    </w:p>
    <w:p w:rsidR="0030468D" w:rsidRPr="0030468D" w:rsidRDefault="0030468D" w:rsidP="003046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you </w:t>
      </w:r>
    </w:p>
    <w:p w:rsidR="0030468D" w:rsidRPr="0030468D" w:rsidRDefault="0030468D" w:rsidP="003046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8D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0468D">
        <w:rPr>
          <w:rFonts w:ascii="Times New Roman" w:eastAsia="Times New Roman" w:hAnsi="Times New Roman" w:cs="Times New Roman"/>
          <w:sz w:val="24"/>
          <w:szCs w:val="24"/>
        </w:rPr>
        <w:t xml:space="preserve"> lick </w:t>
      </w:r>
    </w:p>
    <w:p w:rsidR="0030468D" w:rsidRDefault="0030468D" w:rsidP="0030468D"/>
    <w:sectPr w:rsidR="0030468D" w:rsidSect="00A37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16AC8"/>
    <w:multiLevelType w:val="multilevel"/>
    <w:tmpl w:val="725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31424"/>
    <w:multiLevelType w:val="multilevel"/>
    <w:tmpl w:val="AA9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EE3F0A"/>
    <w:multiLevelType w:val="multilevel"/>
    <w:tmpl w:val="3FB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5064F1"/>
    <w:multiLevelType w:val="multilevel"/>
    <w:tmpl w:val="72F0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970A25"/>
    <w:multiLevelType w:val="multilevel"/>
    <w:tmpl w:val="BEB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4D09A3"/>
    <w:multiLevelType w:val="multilevel"/>
    <w:tmpl w:val="C1B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257180"/>
    <w:multiLevelType w:val="multilevel"/>
    <w:tmpl w:val="04C8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D961A3"/>
    <w:multiLevelType w:val="multilevel"/>
    <w:tmpl w:val="0DD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E8064B"/>
    <w:multiLevelType w:val="multilevel"/>
    <w:tmpl w:val="3E0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204AC1"/>
    <w:multiLevelType w:val="multilevel"/>
    <w:tmpl w:val="11F4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885A54"/>
    <w:multiLevelType w:val="multilevel"/>
    <w:tmpl w:val="FFE2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D57F80"/>
    <w:multiLevelType w:val="multilevel"/>
    <w:tmpl w:val="370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3363B3"/>
    <w:multiLevelType w:val="multilevel"/>
    <w:tmpl w:val="38F2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4D09AF"/>
    <w:multiLevelType w:val="multilevel"/>
    <w:tmpl w:val="7D8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D438C"/>
    <w:multiLevelType w:val="multilevel"/>
    <w:tmpl w:val="092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7F3104"/>
    <w:multiLevelType w:val="multilevel"/>
    <w:tmpl w:val="6828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A745DE"/>
    <w:multiLevelType w:val="multilevel"/>
    <w:tmpl w:val="2AB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E17524"/>
    <w:multiLevelType w:val="multilevel"/>
    <w:tmpl w:val="655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3E1DDD"/>
    <w:multiLevelType w:val="multilevel"/>
    <w:tmpl w:val="D09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573E7F"/>
    <w:multiLevelType w:val="multilevel"/>
    <w:tmpl w:val="8A9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3216D9"/>
    <w:multiLevelType w:val="multilevel"/>
    <w:tmpl w:val="4B9A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647E65"/>
    <w:multiLevelType w:val="multilevel"/>
    <w:tmpl w:val="7B5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BD276E"/>
    <w:multiLevelType w:val="multilevel"/>
    <w:tmpl w:val="A1BE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031CCC"/>
    <w:multiLevelType w:val="multilevel"/>
    <w:tmpl w:val="0F1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DC6EA6"/>
    <w:multiLevelType w:val="multilevel"/>
    <w:tmpl w:val="61F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75487E"/>
    <w:multiLevelType w:val="multilevel"/>
    <w:tmpl w:val="A1D4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1057A0"/>
    <w:multiLevelType w:val="multilevel"/>
    <w:tmpl w:val="D7A0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5C26C3"/>
    <w:multiLevelType w:val="multilevel"/>
    <w:tmpl w:val="82D8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BE0612"/>
    <w:multiLevelType w:val="multilevel"/>
    <w:tmpl w:val="16B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AFE18B3"/>
    <w:multiLevelType w:val="multilevel"/>
    <w:tmpl w:val="94B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D3178F3"/>
    <w:multiLevelType w:val="multilevel"/>
    <w:tmpl w:val="9EBA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C54C92"/>
    <w:multiLevelType w:val="multilevel"/>
    <w:tmpl w:val="768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950482"/>
    <w:multiLevelType w:val="multilevel"/>
    <w:tmpl w:val="398C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DD7A83"/>
    <w:multiLevelType w:val="multilevel"/>
    <w:tmpl w:val="9C9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0E241B"/>
    <w:multiLevelType w:val="multilevel"/>
    <w:tmpl w:val="AF72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896CAD"/>
    <w:multiLevelType w:val="multilevel"/>
    <w:tmpl w:val="E7A8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1728BC"/>
    <w:multiLevelType w:val="multilevel"/>
    <w:tmpl w:val="E2D0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32B7E9B"/>
    <w:multiLevelType w:val="multilevel"/>
    <w:tmpl w:val="C276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D21F27"/>
    <w:multiLevelType w:val="multilevel"/>
    <w:tmpl w:val="8EEC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E10728D"/>
    <w:multiLevelType w:val="multilevel"/>
    <w:tmpl w:val="B66E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2"/>
  </w:num>
  <w:num w:numId="4">
    <w:abstractNumId w:val="26"/>
  </w:num>
  <w:num w:numId="5">
    <w:abstractNumId w:val="10"/>
  </w:num>
  <w:num w:numId="6">
    <w:abstractNumId w:val="33"/>
  </w:num>
  <w:num w:numId="7">
    <w:abstractNumId w:val="0"/>
  </w:num>
  <w:num w:numId="8">
    <w:abstractNumId w:val="9"/>
  </w:num>
  <w:num w:numId="9">
    <w:abstractNumId w:val="20"/>
  </w:num>
  <w:num w:numId="10">
    <w:abstractNumId w:val="16"/>
  </w:num>
  <w:num w:numId="11">
    <w:abstractNumId w:val="25"/>
  </w:num>
  <w:num w:numId="12">
    <w:abstractNumId w:val="13"/>
  </w:num>
  <w:num w:numId="13">
    <w:abstractNumId w:val="19"/>
  </w:num>
  <w:num w:numId="14">
    <w:abstractNumId w:val="3"/>
  </w:num>
  <w:num w:numId="15">
    <w:abstractNumId w:val="4"/>
  </w:num>
  <w:num w:numId="16">
    <w:abstractNumId w:val="8"/>
  </w:num>
  <w:num w:numId="17">
    <w:abstractNumId w:val="2"/>
  </w:num>
  <w:num w:numId="18">
    <w:abstractNumId w:val="36"/>
  </w:num>
  <w:num w:numId="19">
    <w:abstractNumId w:val="14"/>
  </w:num>
  <w:num w:numId="20">
    <w:abstractNumId w:val="38"/>
  </w:num>
  <w:num w:numId="21">
    <w:abstractNumId w:val="34"/>
  </w:num>
  <w:num w:numId="22">
    <w:abstractNumId w:val="11"/>
  </w:num>
  <w:num w:numId="23">
    <w:abstractNumId w:val="24"/>
  </w:num>
  <w:num w:numId="24">
    <w:abstractNumId w:val="21"/>
  </w:num>
  <w:num w:numId="25">
    <w:abstractNumId w:val="28"/>
  </w:num>
  <w:num w:numId="26">
    <w:abstractNumId w:val="18"/>
  </w:num>
  <w:num w:numId="27">
    <w:abstractNumId w:val="27"/>
  </w:num>
  <w:num w:numId="28">
    <w:abstractNumId w:val="31"/>
  </w:num>
  <w:num w:numId="29">
    <w:abstractNumId w:val="1"/>
  </w:num>
  <w:num w:numId="30">
    <w:abstractNumId w:val="17"/>
  </w:num>
  <w:num w:numId="31">
    <w:abstractNumId w:val="12"/>
  </w:num>
  <w:num w:numId="32">
    <w:abstractNumId w:val="15"/>
  </w:num>
  <w:num w:numId="33">
    <w:abstractNumId w:val="39"/>
  </w:num>
  <w:num w:numId="34">
    <w:abstractNumId w:val="22"/>
  </w:num>
  <w:num w:numId="35">
    <w:abstractNumId w:val="29"/>
  </w:num>
  <w:num w:numId="36">
    <w:abstractNumId w:val="35"/>
  </w:num>
  <w:num w:numId="37">
    <w:abstractNumId w:val="7"/>
  </w:num>
  <w:num w:numId="38">
    <w:abstractNumId w:val="23"/>
  </w:num>
  <w:num w:numId="39">
    <w:abstractNumId w:val="30"/>
  </w:num>
  <w:num w:numId="40">
    <w:abstractNumId w:val="37"/>
  </w:num>
  <w:numIdMacAtCleanup w:val="4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0468D"/>
    <w:rsid w:val="0030468D"/>
    <w:rsid w:val="00A37C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C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4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qrt">
    <w:name w:val="msqrt"/>
    <w:basedOn w:val="DefaultParagraphFont"/>
    <w:rsid w:val="0030468D"/>
  </w:style>
  <w:style w:type="character" w:customStyle="1" w:styleId="mi">
    <w:name w:val="mi"/>
    <w:basedOn w:val="DefaultParagraphFont"/>
    <w:rsid w:val="0030468D"/>
  </w:style>
  <w:style w:type="character" w:customStyle="1" w:styleId="mo">
    <w:name w:val="mo"/>
    <w:basedOn w:val="DefaultParagraphFont"/>
    <w:rsid w:val="0030468D"/>
  </w:style>
  <w:style w:type="character" w:customStyle="1" w:styleId="mn">
    <w:name w:val="mn"/>
    <w:basedOn w:val="DefaultParagraphFont"/>
    <w:rsid w:val="0030468D"/>
  </w:style>
  <w:style w:type="character" w:styleId="Strong">
    <w:name w:val="Strong"/>
    <w:basedOn w:val="DefaultParagraphFont"/>
    <w:uiPriority w:val="22"/>
    <w:qFormat/>
    <w:rsid w:val="0030468D"/>
    <w:rPr>
      <w:b/>
      <w:bCs/>
    </w:rPr>
  </w:style>
  <w:style w:type="character" w:customStyle="1" w:styleId="ml-2">
    <w:name w:val="ml-2"/>
    <w:basedOn w:val="DefaultParagraphFont"/>
    <w:rsid w:val="0030468D"/>
  </w:style>
  <w:style w:type="paragraph" w:styleId="BalloonText">
    <w:name w:val="Balloon Text"/>
    <w:basedOn w:val="Normal"/>
    <w:link w:val="BalloonTextChar"/>
    <w:uiPriority w:val="99"/>
    <w:semiHidden/>
    <w:unhideWhenUsed/>
    <w:rsid w:val="00304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68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30468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5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3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9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5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1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87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8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3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5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9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6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5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7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2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5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1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5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5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7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0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7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1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3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5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9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6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1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7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2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4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4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1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5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7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6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9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7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1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4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8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0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2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64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0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2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4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4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6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3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1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7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5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7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3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0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4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3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6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5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4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1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6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9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6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4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4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1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7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3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2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8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52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6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6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5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58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7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1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4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8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8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5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5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1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2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7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9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2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7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8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1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1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9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0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1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4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6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4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2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6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0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3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8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yschool.ng/serve/myschool-cbt-challenge-season-10-over-n1000000-worth-of-prizes-to-be-w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yschool.ng/serve/waec-and-neco-cbt-app-for-mobile-devices-candidates-schools-centres-resellers-100-offline-download-now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yschool.ng/serve/waec-offline-past-questions-with-all-answers-and-explanations-in-one-app-download-for-free-1" TargetMode="External"/><Relationship Id="rId5" Type="http://schemas.openxmlformats.org/officeDocument/2006/relationships/hyperlink" Target="https://myschool.ng/serve/waec-and-neco-cbt-software-for-computers-and-laptops-candidates-schools-centres-resellers-100-offline-download-now" TargetMode="External"/><Relationship Id="rId15" Type="http://schemas.openxmlformats.org/officeDocument/2006/relationships/hyperlink" Target="https://myschool.ng/serve/myschools-prices-for-products-services-are-going-up-in-january-buy-what-you-need-now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yschool.ng/serve/download-waec-nov-dec-app-get-all-past-questions-and-answers-100-offline-25218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1</cp:revision>
  <dcterms:created xsi:type="dcterms:W3CDTF">2025-12-04T14:57:00Z</dcterms:created>
  <dcterms:modified xsi:type="dcterms:W3CDTF">2025-12-04T15:06:00Z</dcterms:modified>
</cp:coreProperties>
</file>